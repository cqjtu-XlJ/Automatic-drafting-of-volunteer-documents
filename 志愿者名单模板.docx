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1016"/>
        <w:gridCol w:w="1416"/>
        <w:gridCol w:w="1976"/>
        <w:gridCol w:w="2136"/>
        <w:gridCol w:w="4083"/>
        <w:gridCol w:w="1559"/>
        <w:gridCol w:w="1417"/>
      </w:tblGrid>
      <w:tr w:rsidR="00F91EB3" w:rsidRPr="0046247F" w14:paraId="36DAB46A" w14:textId="77777777" w:rsidTr="00B95C1A">
        <w:trPr>
          <w:trHeight w:val="422"/>
          <w:tblHeader/>
        </w:trPr>
        <w:tc>
          <w:tcPr>
            <w:tcW w:w="1016" w:type="dxa"/>
            <w:noWrap/>
            <w:hideMark/>
          </w:tcPr>
          <w:p w14:paraId="2871378E" w14:textId="77777777" w:rsidR="00F91EB3" w:rsidRPr="0046247F" w:rsidRDefault="00F91EB3" w:rsidP="000D1562">
            <w:pPr>
              <w:jc w:val="center"/>
              <w:rPr>
                <w:rFonts w:ascii="宋体" w:eastAsia="宋体" w:hAnsi="宋体" w:hint="eastAsia"/>
                <w:b/>
                <w:bCs/>
                <w:sz w:val="24"/>
              </w:rPr>
            </w:pPr>
            <w:r w:rsidRPr="0046247F">
              <w:rPr>
                <w:rFonts w:ascii="宋体" w:eastAsia="宋体" w:hAnsi="宋体" w:hint="eastAsia"/>
                <w:b/>
                <w:bCs/>
                <w:sz w:val="24"/>
              </w:rPr>
              <w:t>序号</w:t>
            </w:r>
          </w:p>
        </w:tc>
        <w:tc>
          <w:tcPr>
            <w:tcW w:w="1416" w:type="dxa"/>
            <w:noWrap/>
            <w:hideMark/>
          </w:tcPr>
          <w:p w14:paraId="1A6D0666" w14:textId="77777777" w:rsidR="00F91EB3" w:rsidRDefault="00F91EB3" w:rsidP="005C1561">
            <w:pPr>
              <w:jc w:val="center"/>
              <w:rPr>
                <w:rFonts w:ascii="宋体" w:eastAsia="宋体" w:hAnsi="宋体" w:hint="eastAsia"/>
                <w:b/>
                <w:bCs/>
                <w:sz w:val="24"/>
              </w:rPr>
            </w:pPr>
            <w:r w:rsidRPr="0046247F">
              <w:rPr>
                <w:rFonts w:ascii="宋体" w:eastAsia="宋体" w:hAnsi="宋体" w:hint="eastAsia"/>
                <w:b/>
                <w:bCs/>
                <w:sz w:val="24"/>
              </w:rPr>
              <w:t>姓名</w:t>
            </w:r>
          </w:p>
          <w:p w14:paraId="639B394A" w14:textId="77777777" w:rsidR="00B95C1A" w:rsidRPr="0046247F" w:rsidRDefault="00B95C1A" w:rsidP="005C1561">
            <w:pPr>
              <w:jc w:val="center"/>
              <w:rPr>
                <w:rFonts w:ascii="宋体" w:eastAsia="宋体" w:hAnsi="宋体" w:hint="eastAsia"/>
                <w:b/>
                <w:bCs/>
                <w:sz w:val="24"/>
              </w:rPr>
            </w:pPr>
          </w:p>
        </w:tc>
        <w:tc>
          <w:tcPr>
            <w:tcW w:w="1976" w:type="dxa"/>
            <w:noWrap/>
            <w:hideMark/>
          </w:tcPr>
          <w:p w14:paraId="54F1BB9A" w14:textId="77777777" w:rsidR="00F91EB3" w:rsidRDefault="00F91EB3" w:rsidP="005C1561">
            <w:pPr>
              <w:jc w:val="center"/>
              <w:rPr>
                <w:rFonts w:ascii="宋体" w:eastAsia="宋体" w:hAnsi="宋体" w:hint="eastAsia"/>
                <w:b/>
                <w:bCs/>
                <w:sz w:val="24"/>
              </w:rPr>
            </w:pPr>
            <w:r w:rsidRPr="0046247F">
              <w:rPr>
                <w:rFonts w:ascii="宋体" w:eastAsia="宋体" w:hAnsi="宋体" w:hint="eastAsia"/>
                <w:b/>
                <w:bCs/>
                <w:sz w:val="24"/>
              </w:rPr>
              <w:t>学号</w:t>
            </w:r>
          </w:p>
          <w:p w14:paraId="58B6D61D" w14:textId="77777777" w:rsidR="00B95C1A" w:rsidRPr="0046247F" w:rsidRDefault="00B95C1A" w:rsidP="005C1561">
            <w:pPr>
              <w:jc w:val="center"/>
              <w:rPr>
                <w:rFonts w:ascii="宋体" w:eastAsia="宋体" w:hAnsi="宋体" w:hint="eastAsia"/>
                <w:b/>
                <w:bCs/>
                <w:sz w:val="24"/>
              </w:rPr>
            </w:pPr>
          </w:p>
        </w:tc>
        <w:tc>
          <w:tcPr>
            <w:tcW w:w="2136" w:type="dxa"/>
            <w:noWrap/>
            <w:hideMark/>
          </w:tcPr>
          <w:p w14:paraId="79410833" w14:textId="77777777" w:rsidR="00F91EB3" w:rsidRPr="0046247F" w:rsidRDefault="00F91EB3" w:rsidP="005C1561">
            <w:pPr>
              <w:jc w:val="center"/>
              <w:rPr>
                <w:rFonts w:ascii="宋体" w:eastAsia="宋体" w:hAnsi="宋体" w:hint="eastAsia"/>
                <w:b/>
                <w:bCs/>
                <w:sz w:val="24"/>
              </w:rPr>
            </w:pPr>
            <w:r w:rsidRPr="0046247F">
              <w:rPr>
                <w:rFonts w:ascii="宋体" w:eastAsia="宋体" w:hAnsi="宋体" w:hint="eastAsia"/>
                <w:b/>
                <w:bCs/>
                <w:sz w:val="24"/>
              </w:rPr>
              <w:t>工作内容</w:t>
            </w:r>
          </w:p>
        </w:tc>
        <w:tc>
          <w:tcPr>
            <w:tcW w:w="4083" w:type="dxa"/>
            <w:noWrap/>
            <w:hideMark/>
          </w:tcPr>
          <w:p w14:paraId="4EE47B6C" w14:textId="77777777" w:rsidR="00F91EB3" w:rsidRPr="0046247F" w:rsidRDefault="00F91EB3" w:rsidP="005C1561">
            <w:pPr>
              <w:jc w:val="center"/>
              <w:rPr>
                <w:rFonts w:ascii="宋体" w:eastAsia="宋体" w:hAnsi="宋体" w:hint="eastAsia"/>
                <w:b/>
                <w:bCs/>
                <w:sz w:val="24"/>
              </w:rPr>
            </w:pPr>
            <w:r w:rsidRPr="0046247F">
              <w:rPr>
                <w:rFonts w:ascii="宋体" w:eastAsia="宋体" w:hAnsi="宋体" w:hint="eastAsia"/>
                <w:b/>
                <w:bCs/>
                <w:sz w:val="24"/>
              </w:rPr>
              <w:t>工作时间</w:t>
            </w:r>
          </w:p>
        </w:tc>
        <w:tc>
          <w:tcPr>
            <w:tcW w:w="1559" w:type="dxa"/>
            <w:noWrap/>
            <w:hideMark/>
          </w:tcPr>
          <w:p w14:paraId="2E5FB17B" w14:textId="77777777" w:rsidR="00F91EB3" w:rsidRPr="0046247F" w:rsidRDefault="00F91EB3" w:rsidP="005C1561">
            <w:pPr>
              <w:jc w:val="center"/>
              <w:rPr>
                <w:rFonts w:ascii="宋体" w:eastAsia="宋体" w:hAnsi="宋体" w:hint="eastAsia"/>
                <w:b/>
                <w:bCs/>
                <w:sz w:val="24"/>
              </w:rPr>
            </w:pPr>
            <w:r w:rsidRPr="0046247F">
              <w:rPr>
                <w:rFonts w:ascii="宋体" w:eastAsia="宋体" w:hAnsi="宋体" w:hint="eastAsia"/>
                <w:b/>
                <w:bCs/>
                <w:sz w:val="24"/>
              </w:rPr>
              <w:t>工作时长</w:t>
            </w:r>
            <w:r w:rsidR="000D1562">
              <w:rPr>
                <w:rFonts w:ascii="宋体" w:eastAsia="宋体" w:hAnsi="宋体" w:hint="eastAsia"/>
                <w:b/>
                <w:bCs/>
                <w:sz w:val="24"/>
              </w:rPr>
              <w:t>(h)</w:t>
            </w:r>
          </w:p>
        </w:tc>
        <w:tc>
          <w:tcPr>
            <w:tcW w:w="1417" w:type="dxa"/>
            <w:noWrap/>
            <w:hideMark/>
          </w:tcPr>
          <w:p w14:paraId="28288DF5" w14:textId="77777777" w:rsidR="00F91EB3" w:rsidRPr="0046247F" w:rsidRDefault="00F91EB3" w:rsidP="005C1561">
            <w:pPr>
              <w:jc w:val="center"/>
              <w:rPr>
                <w:rFonts w:ascii="宋体" w:eastAsia="宋体" w:hAnsi="宋体" w:hint="eastAsia"/>
                <w:b/>
                <w:bCs/>
                <w:sz w:val="24"/>
              </w:rPr>
            </w:pPr>
            <w:r w:rsidRPr="0046247F">
              <w:rPr>
                <w:rFonts w:ascii="宋体" w:eastAsia="宋体" w:hAnsi="宋体" w:hint="eastAsia"/>
                <w:b/>
                <w:bCs/>
                <w:sz w:val="24"/>
              </w:rPr>
              <w:t>总时长</w:t>
            </w:r>
            <w:r w:rsidR="000D1562">
              <w:rPr>
                <w:rFonts w:ascii="宋体" w:eastAsia="宋体" w:hAnsi="宋体" w:hint="eastAsia"/>
                <w:b/>
                <w:bCs/>
                <w:sz w:val="24"/>
              </w:rPr>
              <w:t>(h)</w:t>
            </w:r>
          </w:p>
        </w:tc>
      </w:tr>
      <w:tr w:rsidR="00B95C1A" w:rsidRPr="00B95C1A" w14:paraId="5AEDE7E3" w14:textId="77777777" w:rsidTr="000D1562">
        <w:trPr>
          <w:trHeight w:val="280"/>
        </w:trPr>
        <w:tc>
          <w:tcPr>
            <w:tcW w:w="1016" w:type="dxa"/>
            <w:noWrap/>
            <w:hideMark/>
          </w:tcPr>
          <w:p w14:paraId="7F481A20" w14:textId="77777777" w:rsidR="00505131" w:rsidRPr="00B95C1A" w:rsidRDefault="00505131" w:rsidP="000D1562">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1</w:t>
            </w:r>
          </w:p>
        </w:tc>
        <w:tc>
          <w:tcPr>
            <w:tcW w:w="1416" w:type="dxa"/>
            <w:noWrap/>
            <w:hideMark/>
          </w:tcPr>
          <w:p w14:paraId="0C1F32BE" w14:textId="77777777" w:rsidR="00505131" w:rsidRPr="00B95C1A" w:rsidRDefault="00B95C1A"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张三</w:t>
            </w:r>
          </w:p>
        </w:tc>
        <w:tc>
          <w:tcPr>
            <w:tcW w:w="1976" w:type="dxa"/>
            <w:noWrap/>
            <w:hideMark/>
          </w:tcPr>
          <w:p w14:paraId="23EA52E8"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6</w:t>
            </w:r>
            <w:r w:rsidR="00B95C1A" w:rsidRPr="00B95C1A">
              <w:rPr>
                <w:rFonts w:ascii="宋体" w:eastAsia="宋体" w:hAnsi="宋体" w:cs="宋体" w:hint="eastAsia"/>
                <w:color w:val="EE0000"/>
                <w:kern w:val="0"/>
                <w:sz w:val="21"/>
                <w:szCs w:val="21"/>
                <w14:ligatures w14:val="none"/>
              </w:rPr>
              <w:t>6</w:t>
            </w:r>
            <w:r w:rsidRPr="00B95C1A">
              <w:rPr>
                <w:rFonts w:ascii="宋体" w:eastAsia="宋体" w:hAnsi="宋体" w:cs="宋体" w:hint="eastAsia"/>
                <w:color w:val="EE0000"/>
                <w:kern w:val="0"/>
                <w:sz w:val="21"/>
                <w:szCs w:val="21"/>
                <w14:ligatures w14:val="none"/>
              </w:rPr>
              <w:t xml:space="preserve">2407030132 </w:t>
            </w:r>
          </w:p>
        </w:tc>
        <w:tc>
          <w:tcPr>
            <w:tcW w:w="2136" w:type="dxa"/>
            <w:noWrap/>
            <w:hideMark/>
          </w:tcPr>
          <w:p w14:paraId="6F7B4460"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电脑操作工作人员</w:t>
            </w:r>
          </w:p>
        </w:tc>
        <w:tc>
          <w:tcPr>
            <w:tcW w:w="4083" w:type="dxa"/>
            <w:hideMark/>
          </w:tcPr>
          <w:p w14:paraId="66FB1C9F"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202</w:t>
            </w:r>
            <w:r w:rsidR="00121EA0" w:rsidRPr="00B95C1A">
              <w:rPr>
                <w:rFonts w:ascii="宋体" w:eastAsia="宋体" w:hAnsi="宋体" w:cs="宋体" w:hint="eastAsia"/>
                <w:color w:val="EE0000"/>
                <w:kern w:val="0"/>
                <w:sz w:val="21"/>
                <w:szCs w:val="21"/>
                <w14:ligatures w14:val="none"/>
              </w:rPr>
              <w:t>6年</w:t>
            </w:r>
            <w:r w:rsidRPr="00B95C1A">
              <w:rPr>
                <w:rFonts w:ascii="宋体" w:eastAsia="宋体" w:hAnsi="宋体" w:cs="宋体" w:hint="eastAsia"/>
                <w:color w:val="EE0000"/>
                <w:kern w:val="0"/>
                <w:sz w:val="21"/>
                <w:szCs w:val="21"/>
                <w14:ligatures w14:val="none"/>
              </w:rPr>
              <w:t>0</w:t>
            </w:r>
            <w:r w:rsidR="00121EA0" w:rsidRPr="00B95C1A">
              <w:rPr>
                <w:rFonts w:ascii="宋体" w:eastAsia="宋体" w:hAnsi="宋体" w:cs="宋体" w:hint="eastAsia"/>
                <w:color w:val="EE0000"/>
                <w:kern w:val="0"/>
                <w:sz w:val="21"/>
                <w:szCs w:val="21"/>
                <w14:ligatures w14:val="none"/>
              </w:rPr>
              <w:t>3月</w:t>
            </w:r>
            <w:r w:rsidRPr="00B95C1A">
              <w:rPr>
                <w:rFonts w:ascii="宋体" w:eastAsia="宋体" w:hAnsi="宋体" w:cs="宋体" w:hint="eastAsia"/>
                <w:color w:val="EE0000"/>
                <w:kern w:val="0"/>
                <w:sz w:val="21"/>
                <w:szCs w:val="21"/>
                <w14:ligatures w14:val="none"/>
              </w:rPr>
              <w:t>03</w:t>
            </w:r>
            <w:r w:rsidR="00121EA0" w:rsidRPr="00B95C1A">
              <w:rPr>
                <w:rFonts w:ascii="宋体" w:eastAsia="宋体" w:hAnsi="宋体" w:cs="宋体" w:hint="eastAsia"/>
                <w:color w:val="EE0000"/>
                <w:kern w:val="0"/>
                <w:sz w:val="21"/>
                <w:szCs w:val="21"/>
                <w14:ligatures w14:val="none"/>
              </w:rPr>
              <w:t>日 1</w:t>
            </w:r>
            <w:r w:rsidRPr="00B95C1A">
              <w:rPr>
                <w:rFonts w:ascii="宋体" w:eastAsia="宋体" w:hAnsi="宋体" w:cs="宋体" w:hint="eastAsia"/>
                <w:color w:val="EE0000"/>
                <w:kern w:val="0"/>
                <w:sz w:val="21"/>
                <w:szCs w:val="21"/>
                <w14:ligatures w14:val="none"/>
              </w:rPr>
              <w:t>5:30-17:00</w:t>
            </w:r>
          </w:p>
        </w:tc>
        <w:tc>
          <w:tcPr>
            <w:tcW w:w="1559" w:type="dxa"/>
            <w:hideMark/>
          </w:tcPr>
          <w:p w14:paraId="4A85E271"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1.5</w:t>
            </w:r>
          </w:p>
        </w:tc>
        <w:tc>
          <w:tcPr>
            <w:tcW w:w="1417" w:type="dxa"/>
            <w:hideMark/>
          </w:tcPr>
          <w:p w14:paraId="0D4CEB5C"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1.5h</w:t>
            </w:r>
          </w:p>
        </w:tc>
      </w:tr>
      <w:tr w:rsidR="00B95C1A" w:rsidRPr="00B95C1A" w14:paraId="1E9802A2" w14:textId="77777777" w:rsidTr="000D1562">
        <w:trPr>
          <w:trHeight w:val="280"/>
        </w:trPr>
        <w:tc>
          <w:tcPr>
            <w:tcW w:w="1016" w:type="dxa"/>
            <w:vMerge w:val="restart"/>
            <w:noWrap/>
            <w:hideMark/>
          </w:tcPr>
          <w:p w14:paraId="73E5C388" w14:textId="77777777" w:rsidR="00505131" w:rsidRPr="00B95C1A" w:rsidRDefault="00505131" w:rsidP="000D1562">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2</w:t>
            </w:r>
          </w:p>
        </w:tc>
        <w:tc>
          <w:tcPr>
            <w:tcW w:w="1416" w:type="dxa"/>
            <w:vMerge w:val="restart"/>
            <w:noWrap/>
            <w:hideMark/>
          </w:tcPr>
          <w:p w14:paraId="508B30F7" w14:textId="77777777" w:rsidR="00505131" w:rsidRPr="00B95C1A" w:rsidRDefault="00B95C1A"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李四</w:t>
            </w:r>
          </w:p>
        </w:tc>
        <w:tc>
          <w:tcPr>
            <w:tcW w:w="1976" w:type="dxa"/>
            <w:vMerge w:val="restart"/>
            <w:noWrap/>
            <w:hideMark/>
          </w:tcPr>
          <w:p w14:paraId="06E2579D"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6</w:t>
            </w:r>
            <w:r w:rsidR="00B95C1A" w:rsidRPr="00B95C1A">
              <w:rPr>
                <w:rFonts w:ascii="宋体" w:eastAsia="宋体" w:hAnsi="宋体" w:cs="宋体" w:hint="eastAsia"/>
                <w:color w:val="EE0000"/>
                <w:kern w:val="0"/>
                <w:sz w:val="21"/>
                <w:szCs w:val="21"/>
                <w14:ligatures w14:val="none"/>
              </w:rPr>
              <w:t>6</w:t>
            </w:r>
            <w:r w:rsidRPr="00B95C1A">
              <w:rPr>
                <w:rFonts w:ascii="宋体" w:eastAsia="宋体" w:hAnsi="宋体" w:cs="宋体" w:hint="eastAsia"/>
                <w:color w:val="EE0000"/>
                <w:kern w:val="0"/>
                <w:sz w:val="21"/>
                <w:szCs w:val="21"/>
                <w14:ligatures w14:val="none"/>
              </w:rPr>
              <w:t>2507070512</w:t>
            </w:r>
          </w:p>
        </w:tc>
        <w:tc>
          <w:tcPr>
            <w:tcW w:w="2136" w:type="dxa"/>
            <w:noWrap/>
            <w:hideMark/>
          </w:tcPr>
          <w:p w14:paraId="3447DA62"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签到负责工作人员</w:t>
            </w:r>
          </w:p>
        </w:tc>
        <w:tc>
          <w:tcPr>
            <w:tcW w:w="4083" w:type="dxa"/>
            <w:hideMark/>
          </w:tcPr>
          <w:p w14:paraId="4391ABDB"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202</w:t>
            </w:r>
            <w:r w:rsidR="00121EA0" w:rsidRPr="00B95C1A">
              <w:rPr>
                <w:rFonts w:ascii="宋体" w:eastAsia="宋体" w:hAnsi="宋体" w:cs="宋体" w:hint="eastAsia"/>
                <w:color w:val="EE0000"/>
                <w:kern w:val="0"/>
                <w:sz w:val="21"/>
                <w:szCs w:val="21"/>
                <w14:ligatures w14:val="none"/>
              </w:rPr>
              <w:t>6年</w:t>
            </w:r>
            <w:r w:rsidRPr="00B95C1A">
              <w:rPr>
                <w:rFonts w:ascii="宋体" w:eastAsia="宋体" w:hAnsi="宋体" w:cs="宋体" w:hint="eastAsia"/>
                <w:color w:val="EE0000"/>
                <w:kern w:val="0"/>
                <w:sz w:val="21"/>
                <w:szCs w:val="21"/>
                <w14:ligatures w14:val="none"/>
              </w:rPr>
              <w:t>0</w:t>
            </w:r>
            <w:r w:rsidR="00121EA0" w:rsidRPr="00B95C1A">
              <w:rPr>
                <w:rFonts w:ascii="宋体" w:eastAsia="宋体" w:hAnsi="宋体" w:cs="宋体" w:hint="eastAsia"/>
                <w:color w:val="EE0000"/>
                <w:kern w:val="0"/>
                <w:sz w:val="21"/>
                <w:szCs w:val="21"/>
                <w14:ligatures w14:val="none"/>
              </w:rPr>
              <w:t>3月</w:t>
            </w:r>
            <w:r w:rsidRPr="00B95C1A">
              <w:rPr>
                <w:rFonts w:ascii="宋体" w:eastAsia="宋体" w:hAnsi="宋体" w:cs="宋体" w:hint="eastAsia"/>
                <w:color w:val="EE0000"/>
                <w:kern w:val="0"/>
                <w:sz w:val="21"/>
                <w:szCs w:val="21"/>
                <w14:ligatures w14:val="none"/>
              </w:rPr>
              <w:t>03</w:t>
            </w:r>
            <w:r w:rsidR="00121EA0" w:rsidRPr="00B95C1A">
              <w:rPr>
                <w:rFonts w:ascii="宋体" w:eastAsia="宋体" w:hAnsi="宋体" w:cs="宋体" w:hint="eastAsia"/>
                <w:color w:val="EE0000"/>
                <w:kern w:val="0"/>
                <w:sz w:val="21"/>
                <w:szCs w:val="21"/>
                <w14:ligatures w14:val="none"/>
              </w:rPr>
              <w:t>日 1</w:t>
            </w:r>
            <w:r w:rsidRPr="00B95C1A">
              <w:rPr>
                <w:rFonts w:ascii="宋体" w:eastAsia="宋体" w:hAnsi="宋体" w:cs="宋体" w:hint="eastAsia"/>
                <w:color w:val="EE0000"/>
                <w:kern w:val="0"/>
                <w:sz w:val="21"/>
                <w:szCs w:val="21"/>
                <w14:ligatures w14:val="none"/>
              </w:rPr>
              <w:t>5:30-17:00</w:t>
            </w:r>
          </w:p>
        </w:tc>
        <w:tc>
          <w:tcPr>
            <w:tcW w:w="1559" w:type="dxa"/>
            <w:hideMark/>
          </w:tcPr>
          <w:p w14:paraId="467ACA9F"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1.5</w:t>
            </w:r>
          </w:p>
        </w:tc>
        <w:tc>
          <w:tcPr>
            <w:tcW w:w="1417" w:type="dxa"/>
            <w:vMerge w:val="restart"/>
            <w:hideMark/>
          </w:tcPr>
          <w:p w14:paraId="6FBC1C56"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4.5h</w:t>
            </w:r>
          </w:p>
        </w:tc>
      </w:tr>
      <w:tr w:rsidR="00B95C1A" w:rsidRPr="00B95C1A" w14:paraId="5F4EEB6E" w14:textId="77777777" w:rsidTr="000D1562">
        <w:trPr>
          <w:trHeight w:val="280"/>
        </w:trPr>
        <w:tc>
          <w:tcPr>
            <w:tcW w:w="1016" w:type="dxa"/>
            <w:vMerge/>
            <w:noWrap/>
            <w:hideMark/>
          </w:tcPr>
          <w:p w14:paraId="48A9D033" w14:textId="77777777" w:rsidR="00505131" w:rsidRPr="00B95C1A" w:rsidRDefault="00505131" w:rsidP="000D1562">
            <w:pPr>
              <w:jc w:val="center"/>
              <w:rPr>
                <w:rFonts w:ascii="宋体" w:eastAsia="宋体" w:hAnsi="宋体" w:cs="宋体" w:hint="eastAsia"/>
                <w:color w:val="EE0000"/>
                <w:kern w:val="0"/>
                <w:sz w:val="21"/>
                <w:szCs w:val="21"/>
                <w14:ligatures w14:val="none"/>
              </w:rPr>
            </w:pPr>
          </w:p>
        </w:tc>
        <w:tc>
          <w:tcPr>
            <w:tcW w:w="1416" w:type="dxa"/>
            <w:vMerge/>
            <w:hideMark/>
          </w:tcPr>
          <w:p w14:paraId="35A51C14" w14:textId="77777777" w:rsidR="00505131" w:rsidRPr="00B95C1A" w:rsidRDefault="00505131" w:rsidP="00505131">
            <w:pPr>
              <w:widowControl/>
              <w:rPr>
                <w:rFonts w:ascii="宋体" w:eastAsia="宋体" w:hAnsi="宋体" w:cs="宋体" w:hint="eastAsia"/>
                <w:color w:val="EE0000"/>
                <w:kern w:val="0"/>
                <w:sz w:val="21"/>
                <w:szCs w:val="21"/>
                <w14:ligatures w14:val="none"/>
              </w:rPr>
            </w:pPr>
          </w:p>
        </w:tc>
        <w:tc>
          <w:tcPr>
            <w:tcW w:w="1976" w:type="dxa"/>
            <w:vMerge/>
            <w:hideMark/>
          </w:tcPr>
          <w:p w14:paraId="1A330628" w14:textId="77777777" w:rsidR="00505131" w:rsidRPr="00B95C1A" w:rsidRDefault="00505131" w:rsidP="00505131">
            <w:pPr>
              <w:widowControl/>
              <w:rPr>
                <w:rFonts w:ascii="宋体" w:eastAsia="宋体" w:hAnsi="宋体" w:cs="宋体" w:hint="eastAsia"/>
                <w:color w:val="EE0000"/>
                <w:kern w:val="0"/>
                <w:sz w:val="21"/>
                <w:szCs w:val="21"/>
                <w14:ligatures w14:val="none"/>
              </w:rPr>
            </w:pPr>
          </w:p>
        </w:tc>
        <w:tc>
          <w:tcPr>
            <w:tcW w:w="2136" w:type="dxa"/>
            <w:noWrap/>
            <w:hideMark/>
          </w:tcPr>
          <w:p w14:paraId="327FECAC"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活动前打扫场地</w:t>
            </w:r>
          </w:p>
        </w:tc>
        <w:tc>
          <w:tcPr>
            <w:tcW w:w="4083" w:type="dxa"/>
            <w:hideMark/>
          </w:tcPr>
          <w:p w14:paraId="70A7488A"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202</w:t>
            </w:r>
            <w:r w:rsidR="00121EA0" w:rsidRPr="00B95C1A">
              <w:rPr>
                <w:rFonts w:ascii="宋体" w:eastAsia="宋体" w:hAnsi="宋体" w:cs="宋体" w:hint="eastAsia"/>
                <w:color w:val="EE0000"/>
                <w:kern w:val="0"/>
                <w:sz w:val="21"/>
                <w:szCs w:val="21"/>
                <w14:ligatures w14:val="none"/>
              </w:rPr>
              <w:t>6年</w:t>
            </w:r>
            <w:r w:rsidRPr="00B95C1A">
              <w:rPr>
                <w:rFonts w:ascii="宋体" w:eastAsia="宋体" w:hAnsi="宋体" w:cs="宋体" w:hint="eastAsia"/>
                <w:color w:val="EE0000"/>
                <w:kern w:val="0"/>
                <w:sz w:val="21"/>
                <w:szCs w:val="21"/>
                <w14:ligatures w14:val="none"/>
              </w:rPr>
              <w:t>0</w:t>
            </w:r>
            <w:r w:rsidR="00121EA0" w:rsidRPr="00B95C1A">
              <w:rPr>
                <w:rFonts w:ascii="宋体" w:eastAsia="宋体" w:hAnsi="宋体" w:cs="宋体" w:hint="eastAsia"/>
                <w:color w:val="EE0000"/>
                <w:kern w:val="0"/>
                <w:sz w:val="21"/>
                <w:szCs w:val="21"/>
                <w14:ligatures w14:val="none"/>
              </w:rPr>
              <w:t>3月</w:t>
            </w:r>
            <w:r w:rsidRPr="00B95C1A">
              <w:rPr>
                <w:rFonts w:ascii="宋体" w:eastAsia="宋体" w:hAnsi="宋体" w:cs="宋体" w:hint="eastAsia"/>
                <w:color w:val="EE0000"/>
                <w:kern w:val="0"/>
                <w:sz w:val="21"/>
                <w:szCs w:val="21"/>
                <w14:ligatures w14:val="none"/>
              </w:rPr>
              <w:t>02</w:t>
            </w:r>
            <w:r w:rsidR="00121EA0" w:rsidRPr="00B95C1A">
              <w:rPr>
                <w:rFonts w:ascii="宋体" w:eastAsia="宋体" w:hAnsi="宋体" w:cs="宋体" w:hint="eastAsia"/>
                <w:color w:val="EE0000"/>
                <w:kern w:val="0"/>
                <w:sz w:val="21"/>
                <w:szCs w:val="21"/>
                <w14:ligatures w14:val="none"/>
              </w:rPr>
              <w:t>日 1</w:t>
            </w:r>
            <w:r w:rsidRPr="00B95C1A">
              <w:rPr>
                <w:rFonts w:ascii="宋体" w:eastAsia="宋体" w:hAnsi="宋体" w:cs="宋体" w:hint="eastAsia"/>
                <w:color w:val="EE0000"/>
                <w:kern w:val="0"/>
                <w:sz w:val="21"/>
                <w:szCs w:val="21"/>
                <w14:ligatures w14:val="none"/>
              </w:rPr>
              <w:t>8:00-20:00</w:t>
            </w:r>
          </w:p>
        </w:tc>
        <w:tc>
          <w:tcPr>
            <w:tcW w:w="1559" w:type="dxa"/>
            <w:hideMark/>
          </w:tcPr>
          <w:p w14:paraId="5C96CFF7"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2</w:t>
            </w:r>
          </w:p>
        </w:tc>
        <w:tc>
          <w:tcPr>
            <w:tcW w:w="1417" w:type="dxa"/>
            <w:vMerge/>
            <w:hideMark/>
          </w:tcPr>
          <w:p w14:paraId="20B51E0F" w14:textId="77777777" w:rsidR="00505131" w:rsidRPr="00B95C1A" w:rsidRDefault="00505131" w:rsidP="00505131">
            <w:pPr>
              <w:widowControl/>
              <w:rPr>
                <w:rFonts w:ascii="宋体" w:eastAsia="宋体" w:hAnsi="宋体" w:cs="宋体" w:hint="eastAsia"/>
                <w:color w:val="EE0000"/>
                <w:kern w:val="0"/>
                <w:sz w:val="21"/>
                <w:szCs w:val="21"/>
                <w14:ligatures w14:val="none"/>
              </w:rPr>
            </w:pPr>
          </w:p>
        </w:tc>
      </w:tr>
      <w:tr w:rsidR="00B95C1A" w:rsidRPr="00B95C1A" w14:paraId="04AFE18B" w14:textId="77777777" w:rsidTr="000D1562">
        <w:trPr>
          <w:trHeight w:val="280"/>
        </w:trPr>
        <w:tc>
          <w:tcPr>
            <w:tcW w:w="1016" w:type="dxa"/>
            <w:vMerge/>
            <w:noWrap/>
            <w:hideMark/>
          </w:tcPr>
          <w:p w14:paraId="71AACDD3" w14:textId="77777777" w:rsidR="00505131" w:rsidRPr="00B95C1A" w:rsidRDefault="00505131" w:rsidP="000D1562">
            <w:pPr>
              <w:widowControl/>
              <w:jc w:val="center"/>
              <w:rPr>
                <w:rFonts w:ascii="宋体" w:eastAsia="宋体" w:hAnsi="宋体" w:cs="宋体" w:hint="eastAsia"/>
                <w:color w:val="EE0000"/>
                <w:kern w:val="0"/>
                <w:sz w:val="21"/>
                <w:szCs w:val="21"/>
                <w14:ligatures w14:val="none"/>
              </w:rPr>
            </w:pPr>
          </w:p>
        </w:tc>
        <w:tc>
          <w:tcPr>
            <w:tcW w:w="1416" w:type="dxa"/>
            <w:vMerge/>
            <w:hideMark/>
          </w:tcPr>
          <w:p w14:paraId="40A702F3" w14:textId="77777777" w:rsidR="00505131" w:rsidRPr="00B95C1A" w:rsidRDefault="00505131" w:rsidP="00505131">
            <w:pPr>
              <w:widowControl/>
              <w:rPr>
                <w:rFonts w:ascii="宋体" w:eastAsia="宋体" w:hAnsi="宋体" w:cs="宋体" w:hint="eastAsia"/>
                <w:color w:val="EE0000"/>
                <w:kern w:val="0"/>
                <w:sz w:val="21"/>
                <w:szCs w:val="21"/>
                <w14:ligatures w14:val="none"/>
              </w:rPr>
            </w:pPr>
          </w:p>
        </w:tc>
        <w:tc>
          <w:tcPr>
            <w:tcW w:w="1976" w:type="dxa"/>
            <w:vMerge/>
            <w:hideMark/>
          </w:tcPr>
          <w:p w14:paraId="62290250" w14:textId="77777777" w:rsidR="00505131" w:rsidRPr="00B95C1A" w:rsidRDefault="00505131" w:rsidP="00505131">
            <w:pPr>
              <w:widowControl/>
              <w:rPr>
                <w:rFonts w:ascii="宋体" w:eastAsia="宋体" w:hAnsi="宋体" w:cs="宋体" w:hint="eastAsia"/>
                <w:color w:val="EE0000"/>
                <w:kern w:val="0"/>
                <w:sz w:val="21"/>
                <w:szCs w:val="21"/>
                <w14:ligatures w14:val="none"/>
              </w:rPr>
            </w:pPr>
          </w:p>
        </w:tc>
        <w:tc>
          <w:tcPr>
            <w:tcW w:w="2136" w:type="dxa"/>
            <w:noWrap/>
            <w:hideMark/>
          </w:tcPr>
          <w:p w14:paraId="5A4A8F54"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活动后清洁场地</w:t>
            </w:r>
          </w:p>
        </w:tc>
        <w:tc>
          <w:tcPr>
            <w:tcW w:w="4083" w:type="dxa"/>
            <w:hideMark/>
          </w:tcPr>
          <w:p w14:paraId="7969624D"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202</w:t>
            </w:r>
            <w:r w:rsidR="00121EA0" w:rsidRPr="00B95C1A">
              <w:rPr>
                <w:rFonts w:ascii="宋体" w:eastAsia="宋体" w:hAnsi="宋体" w:cs="宋体" w:hint="eastAsia"/>
                <w:color w:val="EE0000"/>
                <w:kern w:val="0"/>
                <w:sz w:val="21"/>
                <w:szCs w:val="21"/>
                <w14:ligatures w14:val="none"/>
              </w:rPr>
              <w:t>6年</w:t>
            </w:r>
            <w:r w:rsidRPr="00B95C1A">
              <w:rPr>
                <w:rFonts w:ascii="宋体" w:eastAsia="宋体" w:hAnsi="宋体" w:cs="宋体" w:hint="eastAsia"/>
                <w:color w:val="EE0000"/>
                <w:kern w:val="0"/>
                <w:sz w:val="21"/>
                <w:szCs w:val="21"/>
                <w14:ligatures w14:val="none"/>
              </w:rPr>
              <w:t>0</w:t>
            </w:r>
            <w:r w:rsidR="00121EA0" w:rsidRPr="00B95C1A">
              <w:rPr>
                <w:rFonts w:ascii="宋体" w:eastAsia="宋体" w:hAnsi="宋体" w:cs="宋体" w:hint="eastAsia"/>
                <w:color w:val="EE0000"/>
                <w:kern w:val="0"/>
                <w:sz w:val="21"/>
                <w:szCs w:val="21"/>
                <w14:ligatures w14:val="none"/>
              </w:rPr>
              <w:t>3月</w:t>
            </w:r>
            <w:r w:rsidRPr="00B95C1A">
              <w:rPr>
                <w:rFonts w:ascii="宋体" w:eastAsia="宋体" w:hAnsi="宋体" w:cs="宋体" w:hint="eastAsia"/>
                <w:color w:val="EE0000"/>
                <w:kern w:val="0"/>
                <w:sz w:val="21"/>
                <w:szCs w:val="21"/>
                <w14:ligatures w14:val="none"/>
              </w:rPr>
              <w:t>03</w:t>
            </w:r>
            <w:r w:rsidR="00121EA0" w:rsidRPr="00B95C1A">
              <w:rPr>
                <w:rFonts w:ascii="宋体" w:eastAsia="宋体" w:hAnsi="宋体" w:cs="宋体" w:hint="eastAsia"/>
                <w:color w:val="EE0000"/>
                <w:kern w:val="0"/>
                <w:sz w:val="21"/>
                <w:szCs w:val="21"/>
                <w14:ligatures w14:val="none"/>
              </w:rPr>
              <w:t>日 1</w:t>
            </w:r>
            <w:r w:rsidRPr="00B95C1A">
              <w:rPr>
                <w:rFonts w:ascii="宋体" w:eastAsia="宋体" w:hAnsi="宋体" w:cs="宋体" w:hint="eastAsia"/>
                <w:color w:val="EE0000"/>
                <w:kern w:val="0"/>
                <w:sz w:val="21"/>
                <w:szCs w:val="21"/>
                <w14:ligatures w14:val="none"/>
              </w:rPr>
              <w:t>7:00-18:00</w:t>
            </w:r>
          </w:p>
        </w:tc>
        <w:tc>
          <w:tcPr>
            <w:tcW w:w="1559" w:type="dxa"/>
            <w:hideMark/>
          </w:tcPr>
          <w:p w14:paraId="5AED2D8A" w14:textId="77777777" w:rsidR="00505131" w:rsidRPr="00B95C1A" w:rsidRDefault="00505131" w:rsidP="00505131">
            <w:pPr>
              <w:widowControl/>
              <w:jc w:val="center"/>
              <w:rPr>
                <w:rFonts w:ascii="宋体" w:eastAsia="宋体" w:hAnsi="宋体" w:cs="宋体" w:hint="eastAsia"/>
                <w:color w:val="EE0000"/>
                <w:kern w:val="0"/>
                <w:sz w:val="21"/>
                <w:szCs w:val="21"/>
                <w14:ligatures w14:val="none"/>
              </w:rPr>
            </w:pPr>
            <w:r w:rsidRPr="00B95C1A">
              <w:rPr>
                <w:rFonts w:ascii="宋体" w:eastAsia="宋体" w:hAnsi="宋体" w:cs="宋体" w:hint="eastAsia"/>
                <w:color w:val="EE0000"/>
                <w:kern w:val="0"/>
                <w:sz w:val="21"/>
                <w:szCs w:val="21"/>
                <w14:ligatures w14:val="none"/>
              </w:rPr>
              <w:t>1</w:t>
            </w:r>
          </w:p>
        </w:tc>
        <w:tc>
          <w:tcPr>
            <w:tcW w:w="1417" w:type="dxa"/>
            <w:vMerge/>
            <w:hideMark/>
          </w:tcPr>
          <w:p w14:paraId="57F8F3DA" w14:textId="77777777" w:rsidR="00505131" w:rsidRPr="00B95C1A" w:rsidRDefault="00505131" w:rsidP="00505131">
            <w:pPr>
              <w:widowControl/>
              <w:rPr>
                <w:rFonts w:ascii="宋体" w:eastAsia="宋体" w:hAnsi="宋体" w:cs="宋体" w:hint="eastAsia"/>
                <w:color w:val="EE0000"/>
                <w:kern w:val="0"/>
                <w:sz w:val="21"/>
                <w:szCs w:val="21"/>
                <w14:ligatures w14:val="none"/>
              </w:rPr>
            </w:pPr>
          </w:p>
        </w:tc>
      </w:tr>
    </w:tbl>
    <w:p w14:paraId="6A6C41D3" w14:textId="77777777" w:rsidR="003B54EA" w:rsidRDefault="003B54EA">
      <w:pPr>
        <w:rPr>
          <w:rFonts w:hint="eastAsia"/>
          <w:color w:val="EE0000"/>
        </w:rPr>
      </w:pPr>
      <w:r w:rsidRPr="003B54EA">
        <w:rPr>
          <w:rFonts w:hint="eastAsia"/>
          <w:color w:val="EE0000"/>
        </w:rPr>
        <w:t>注：</w:t>
      </w:r>
      <w:r>
        <w:rPr>
          <w:rFonts w:hint="eastAsia"/>
          <w:color w:val="EE0000"/>
        </w:rPr>
        <w:t>1.</w:t>
      </w:r>
      <w:r w:rsidR="00F75857">
        <w:rPr>
          <w:rFonts w:hint="eastAsia"/>
          <w:color w:val="EE0000"/>
        </w:rPr>
        <w:t>除了序号，姓名，学号</w:t>
      </w:r>
      <w:r w:rsidR="00EC7CA1">
        <w:rPr>
          <w:rFonts w:hint="eastAsia"/>
          <w:color w:val="EE0000"/>
        </w:rPr>
        <w:t>，总时长</w:t>
      </w:r>
      <w:r w:rsidR="00F75857">
        <w:rPr>
          <w:rFonts w:hint="eastAsia"/>
          <w:color w:val="EE0000"/>
        </w:rPr>
        <w:t>单独占一个之外，</w:t>
      </w:r>
      <w:r w:rsidR="00EC7CA1">
        <w:rPr>
          <w:rFonts w:hint="eastAsia"/>
          <w:color w:val="EE0000"/>
        </w:rPr>
        <w:t>工作内容和其所对应的工作时间以及工作时长通过拆分单元格的方式</w:t>
      </w:r>
      <w:ins w:id="0" w:author="Microsoft Word" w:date="2026-06-10T21:30:00Z" w16du:dateUtc="2026-06-10T13:30:00Z">
        <w:r w:rsidR="00902655">
          <w:rPr>
            <w:rFonts w:hint="eastAsia"/>
            <w:color w:val="EE0000"/>
          </w:rPr>
          <w:t>成为一行。参考表格中的“李四”那一栏。</w:t>
        </w:r>
      </w:ins>
    </w:p>
    <w:p w14:paraId="56261B8F" w14:textId="77777777" w:rsidR="00902655" w:rsidRDefault="00902655" w:rsidP="0023153F">
      <w:pPr>
        <w:ind w:firstLine="440"/>
        <w:rPr>
          <w:rFonts w:hint="eastAsia"/>
          <w:color w:val="EE0000"/>
        </w:rPr>
      </w:pPr>
      <w:r>
        <w:rPr>
          <w:rFonts w:hint="eastAsia"/>
          <w:color w:val="EE0000"/>
        </w:rPr>
        <w:t>2.</w:t>
      </w:r>
      <w:r w:rsidR="0023153F">
        <w:rPr>
          <w:rFonts w:hint="eastAsia"/>
          <w:color w:val="EE0000"/>
        </w:rPr>
        <w:t>表格内容均为宋体五号字体。</w:t>
      </w:r>
    </w:p>
    <w:p w14:paraId="0EFC29F9" w14:textId="77777777" w:rsidR="0023153F" w:rsidRPr="0023153F" w:rsidRDefault="0023153F" w:rsidP="0023153F">
      <w:pPr>
        <w:ind w:firstLine="440"/>
        <w:rPr>
          <w:rFonts w:hint="eastAsia"/>
          <w:color w:val="EE0000"/>
        </w:rPr>
      </w:pPr>
      <w:r>
        <w:rPr>
          <w:rFonts w:hint="eastAsia"/>
          <w:color w:val="EE0000"/>
        </w:rPr>
        <w:t>3.</w:t>
      </w:r>
      <w:r w:rsidR="00BC37DE">
        <w:rPr>
          <w:rFonts w:hint="eastAsia"/>
          <w:color w:val="EE0000"/>
        </w:rPr>
        <w:t>表格中红色字体都需要自行填写，包括页眉和页脚的红色部分。填写时用黑色字体。</w:t>
      </w:r>
    </w:p>
    <w:sectPr w:rsidR="0023153F" w:rsidRPr="0023153F" w:rsidSect="00F91EB3">
      <w:headerReference w:type="default" r:id="rId7"/>
      <w:footerReference w:type="default" r:id="rId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C89ED" w14:textId="77777777" w:rsidR="001E0D79" w:rsidRDefault="001E0D79" w:rsidP="005C1561">
      <w:pPr>
        <w:spacing w:after="0" w:line="240" w:lineRule="auto"/>
        <w:rPr>
          <w:rFonts w:hint="eastAsia"/>
        </w:rPr>
      </w:pPr>
      <w:r>
        <w:separator/>
      </w:r>
    </w:p>
  </w:endnote>
  <w:endnote w:type="continuationSeparator" w:id="0">
    <w:p w14:paraId="3C12812E" w14:textId="77777777" w:rsidR="001E0D79" w:rsidRDefault="001E0D79" w:rsidP="005C15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F687" w14:textId="77777777" w:rsidR="005C1561" w:rsidRPr="005C1561" w:rsidRDefault="005C1561" w:rsidP="005C1561">
    <w:pPr>
      <w:pStyle w:val="af1"/>
      <w:ind w:firstLineChars="2200" w:firstLine="8800"/>
      <w:rPr>
        <w:rFonts w:ascii="宋体" w:eastAsia="宋体" w:hAnsi="宋体" w:hint="eastAsia"/>
        <w:sz w:val="40"/>
        <w:szCs w:val="40"/>
      </w:rPr>
    </w:pPr>
    <w:r w:rsidRPr="005C1561">
      <w:rPr>
        <w:rFonts w:ascii="宋体" w:eastAsia="宋体" w:hAnsi="宋体" w:hint="eastAsia"/>
        <w:sz w:val="40"/>
        <w:szCs w:val="40"/>
      </w:rPr>
      <w:t>共青团重庆交通大学委员会</w:t>
    </w:r>
  </w:p>
  <w:p w14:paraId="37705A15" w14:textId="77777777" w:rsidR="005C1561" w:rsidRPr="00B95C1A" w:rsidRDefault="00B95C1A" w:rsidP="005C1561">
    <w:pPr>
      <w:pStyle w:val="af1"/>
      <w:ind w:firstLineChars="2600" w:firstLine="10400"/>
      <w:rPr>
        <w:rFonts w:ascii="宋体" w:eastAsia="宋体" w:hAnsi="宋体" w:hint="eastAsia"/>
        <w:color w:val="EE0000"/>
        <w:sz w:val="21"/>
        <w:szCs w:val="21"/>
      </w:rPr>
    </w:pPr>
    <w:r w:rsidRPr="00B95C1A">
      <w:rPr>
        <w:rFonts w:ascii="宋体" w:eastAsia="宋体" w:hAnsi="宋体" w:hint="eastAsia"/>
        <w:color w:val="EE0000"/>
        <w:sz w:val="40"/>
        <w:szCs w:val="40"/>
      </w:rPr>
      <w:t>[</w:t>
    </w:r>
    <w:r w:rsidRPr="00B95C1A">
      <w:rPr>
        <w:rFonts w:ascii="宋体" w:eastAsia="宋体" w:hAnsi="宋体" w:hint="eastAsia"/>
        <w:color w:val="EE0000"/>
        <w:sz w:val="40"/>
        <w:szCs w:val="40"/>
      </w:rPr>
      <w:t>撰写时间]</w:t>
    </w:r>
    <w:r w:rsidRPr="00B95C1A">
      <w:rPr>
        <w:rFonts w:ascii="宋体" w:eastAsia="宋体" w:hAnsi="宋体" w:hint="eastAsia"/>
        <w:color w:val="EE0000"/>
        <w:sz w:val="21"/>
        <w:szCs w:val="21"/>
      </w:rPr>
      <w:t>(比如:</w:t>
    </w:r>
    <w:r w:rsidR="005C1561" w:rsidRPr="00B95C1A">
      <w:rPr>
        <w:rFonts w:ascii="宋体" w:eastAsia="宋体" w:hAnsi="宋体" w:hint="eastAsia"/>
        <w:color w:val="EE0000"/>
        <w:sz w:val="21"/>
        <w:szCs w:val="21"/>
      </w:rPr>
      <w:t>202</w:t>
    </w:r>
    <w:r w:rsidR="00BD79E6" w:rsidRPr="00B95C1A">
      <w:rPr>
        <w:rFonts w:ascii="宋体" w:eastAsia="宋体" w:hAnsi="宋体" w:hint="eastAsia"/>
        <w:color w:val="EE0000"/>
        <w:sz w:val="21"/>
        <w:szCs w:val="21"/>
      </w:rPr>
      <w:t>6</w:t>
    </w:r>
    <w:r w:rsidR="005C1561" w:rsidRPr="00B95C1A">
      <w:rPr>
        <w:rFonts w:ascii="宋体" w:eastAsia="宋体" w:hAnsi="宋体" w:hint="eastAsia"/>
        <w:color w:val="EE0000"/>
        <w:sz w:val="21"/>
        <w:szCs w:val="21"/>
      </w:rPr>
      <w:t>年</w:t>
    </w:r>
    <w:r w:rsidR="00505131" w:rsidRPr="00B95C1A">
      <w:rPr>
        <w:rFonts w:ascii="宋体" w:eastAsia="宋体" w:hAnsi="宋体" w:hint="eastAsia"/>
        <w:color w:val="EE0000"/>
        <w:sz w:val="21"/>
        <w:szCs w:val="21"/>
      </w:rPr>
      <w:t>3</w:t>
    </w:r>
    <w:r w:rsidR="005C1561" w:rsidRPr="00B95C1A">
      <w:rPr>
        <w:rFonts w:ascii="宋体" w:eastAsia="宋体" w:hAnsi="宋体" w:hint="eastAsia"/>
        <w:color w:val="EE0000"/>
        <w:sz w:val="21"/>
        <w:szCs w:val="21"/>
      </w:rPr>
      <w:t>月</w:t>
    </w:r>
    <w:r w:rsidR="00505131" w:rsidRPr="00B95C1A">
      <w:rPr>
        <w:rFonts w:ascii="宋体" w:eastAsia="宋体" w:hAnsi="宋体" w:hint="eastAsia"/>
        <w:color w:val="EE0000"/>
        <w:sz w:val="21"/>
        <w:szCs w:val="21"/>
      </w:rPr>
      <w:t>9</w:t>
    </w:r>
    <w:r w:rsidR="005C1561" w:rsidRPr="00B95C1A">
      <w:rPr>
        <w:rFonts w:ascii="宋体" w:eastAsia="宋体" w:hAnsi="宋体" w:hint="eastAsia"/>
        <w:color w:val="EE0000"/>
        <w:sz w:val="21"/>
        <w:szCs w:val="21"/>
      </w:rPr>
      <w:t>日</w:t>
    </w:r>
    <w:r w:rsidRPr="00B95C1A">
      <w:rPr>
        <w:rFonts w:ascii="宋体" w:eastAsia="宋体" w:hAnsi="宋体" w:hint="eastAsia"/>
        <w:color w:val="EE0000"/>
        <w:sz w:val="21"/>
        <w:szCs w:val="2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2F881" w14:textId="77777777" w:rsidR="001E0D79" w:rsidRDefault="001E0D79" w:rsidP="005C1561">
      <w:pPr>
        <w:spacing w:after="0" w:line="240" w:lineRule="auto"/>
        <w:rPr>
          <w:rFonts w:hint="eastAsia"/>
        </w:rPr>
      </w:pPr>
      <w:r>
        <w:separator/>
      </w:r>
    </w:p>
  </w:footnote>
  <w:footnote w:type="continuationSeparator" w:id="0">
    <w:p w14:paraId="63C56CBC" w14:textId="77777777" w:rsidR="001E0D79" w:rsidRDefault="001E0D79" w:rsidP="005C156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37DB" w14:textId="77777777" w:rsidR="005C1561" w:rsidRPr="005C1561" w:rsidRDefault="005C1561">
    <w:pPr>
      <w:pStyle w:val="af"/>
      <w:rPr>
        <w:rFonts w:ascii="宋体" w:eastAsia="宋体" w:hAnsi="宋体" w:hint="eastAsia"/>
        <w:sz w:val="40"/>
        <w:szCs w:val="40"/>
      </w:rPr>
    </w:pPr>
    <w:r w:rsidRPr="005C1561">
      <w:rPr>
        <w:rFonts w:ascii="宋体" w:eastAsia="宋体" w:hAnsi="宋体" w:hint="eastAsia"/>
        <w:sz w:val="40"/>
        <w:szCs w:val="40"/>
      </w:rPr>
      <w:t>重庆交通大学信息科学与工程学院</w:t>
    </w:r>
    <w:r w:rsidR="00B95C1A" w:rsidRPr="00B95C1A">
      <w:rPr>
        <w:rFonts w:ascii="宋体" w:eastAsia="宋体" w:hAnsi="宋体" w:hint="eastAsia"/>
        <w:color w:val="EE0000"/>
        <w:sz w:val="40"/>
        <w:szCs w:val="40"/>
      </w:rPr>
      <w:t>[活动名称]</w:t>
    </w:r>
    <w:r w:rsidRPr="005C1561">
      <w:rPr>
        <w:rFonts w:ascii="宋体" w:eastAsia="宋体" w:hAnsi="宋体" w:hint="eastAsia"/>
        <w:sz w:val="40"/>
        <w:szCs w:val="40"/>
      </w:rPr>
      <w:t>志愿者名单汇总表</w:t>
    </w:r>
  </w:p>
  <w:p w14:paraId="7308B1B6" w14:textId="77777777" w:rsidR="005C1561" w:rsidRDefault="005C1561">
    <w:pPr>
      <w:pStyle w:val="af"/>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B3"/>
    <w:rsid w:val="00006FC4"/>
    <w:rsid w:val="00077C9C"/>
    <w:rsid w:val="000D1562"/>
    <w:rsid w:val="000D24EA"/>
    <w:rsid w:val="000E13E6"/>
    <w:rsid w:val="00121EA0"/>
    <w:rsid w:val="001E0D79"/>
    <w:rsid w:val="0023153F"/>
    <w:rsid w:val="002A3012"/>
    <w:rsid w:val="002E64DE"/>
    <w:rsid w:val="00345F68"/>
    <w:rsid w:val="003B54EA"/>
    <w:rsid w:val="003B7E89"/>
    <w:rsid w:val="003E5620"/>
    <w:rsid w:val="0046247F"/>
    <w:rsid w:val="004C79DC"/>
    <w:rsid w:val="004D6602"/>
    <w:rsid w:val="00505131"/>
    <w:rsid w:val="005C1561"/>
    <w:rsid w:val="005D55E8"/>
    <w:rsid w:val="0073229B"/>
    <w:rsid w:val="008079B4"/>
    <w:rsid w:val="00830F6D"/>
    <w:rsid w:val="00836A1A"/>
    <w:rsid w:val="00854E26"/>
    <w:rsid w:val="00883761"/>
    <w:rsid w:val="008A52A5"/>
    <w:rsid w:val="00902655"/>
    <w:rsid w:val="00943A52"/>
    <w:rsid w:val="00A27A2C"/>
    <w:rsid w:val="00A47A25"/>
    <w:rsid w:val="00B86964"/>
    <w:rsid w:val="00B95C1A"/>
    <w:rsid w:val="00BC37DE"/>
    <w:rsid w:val="00BD79E6"/>
    <w:rsid w:val="00CC6228"/>
    <w:rsid w:val="00CF5B6B"/>
    <w:rsid w:val="00D028EB"/>
    <w:rsid w:val="00E41DF7"/>
    <w:rsid w:val="00E95288"/>
    <w:rsid w:val="00EC7CA1"/>
    <w:rsid w:val="00EE1DCA"/>
    <w:rsid w:val="00EF4967"/>
    <w:rsid w:val="00F75857"/>
    <w:rsid w:val="00F8707C"/>
    <w:rsid w:val="00F91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A777E"/>
  <w15:chartTrackingRefBased/>
  <w15:docId w15:val="{8A9CC592-16BE-4D2C-8841-E3201C4F8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1E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1E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1E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1E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1E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1E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1E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1E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1E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1E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1E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1E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1EB3"/>
    <w:rPr>
      <w:rFonts w:cstheme="majorBidi"/>
      <w:color w:val="0F4761" w:themeColor="accent1" w:themeShade="BF"/>
      <w:sz w:val="28"/>
      <w:szCs w:val="28"/>
    </w:rPr>
  </w:style>
  <w:style w:type="character" w:customStyle="1" w:styleId="50">
    <w:name w:val="标题 5 字符"/>
    <w:basedOn w:val="a0"/>
    <w:link w:val="5"/>
    <w:uiPriority w:val="9"/>
    <w:semiHidden/>
    <w:rsid w:val="00F91EB3"/>
    <w:rPr>
      <w:rFonts w:cstheme="majorBidi"/>
      <w:color w:val="0F4761" w:themeColor="accent1" w:themeShade="BF"/>
      <w:sz w:val="24"/>
    </w:rPr>
  </w:style>
  <w:style w:type="character" w:customStyle="1" w:styleId="60">
    <w:name w:val="标题 6 字符"/>
    <w:basedOn w:val="a0"/>
    <w:link w:val="6"/>
    <w:uiPriority w:val="9"/>
    <w:semiHidden/>
    <w:rsid w:val="00F91EB3"/>
    <w:rPr>
      <w:rFonts w:cstheme="majorBidi"/>
      <w:b/>
      <w:bCs/>
      <w:color w:val="0F4761" w:themeColor="accent1" w:themeShade="BF"/>
    </w:rPr>
  </w:style>
  <w:style w:type="character" w:customStyle="1" w:styleId="70">
    <w:name w:val="标题 7 字符"/>
    <w:basedOn w:val="a0"/>
    <w:link w:val="7"/>
    <w:uiPriority w:val="9"/>
    <w:semiHidden/>
    <w:rsid w:val="00F91EB3"/>
    <w:rPr>
      <w:rFonts w:cstheme="majorBidi"/>
      <w:b/>
      <w:bCs/>
      <w:color w:val="595959" w:themeColor="text1" w:themeTint="A6"/>
    </w:rPr>
  </w:style>
  <w:style w:type="character" w:customStyle="1" w:styleId="80">
    <w:name w:val="标题 8 字符"/>
    <w:basedOn w:val="a0"/>
    <w:link w:val="8"/>
    <w:uiPriority w:val="9"/>
    <w:semiHidden/>
    <w:rsid w:val="00F91EB3"/>
    <w:rPr>
      <w:rFonts w:cstheme="majorBidi"/>
      <w:color w:val="595959" w:themeColor="text1" w:themeTint="A6"/>
    </w:rPr>
  </w:style>
  <w:style w:type="character" w:customStyle="1" w:styleId="90">
    <w:name w:val="标题 9 字符"/>
    <w:basedOn w:val="a0"/>
    <w:link w:val="9"/>
    <w:uiPriority w:val="9"/>
    <w:semiHidden/>
    <w:rsid w:val="00F91EB3"/>
    <w:rPr>
      <w:rFonts w:eastAsiaTheme="majorEastAsia" w:cstheme="majorBidi"/>
      <w:color w:val="595959" w:themeColor="text1" w:themeTint="A6"/>
    </w:rPr>
  </w:style>
  <w:style w:type="paragraph" w:styleId="a3">
    <w:name w:val="Title"/>
    <w:basedOn w:val="a"/>
    <w:next w:val="a"/>
    <w:link w:val="a4"/>
    <w:uiPriority w:val="10"/>
    <w:qFormat/>
    <w:rsid w:val="00F91E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1E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1E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1E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1EB3"/>
    <w:pPr>
      <w:spacing w:before="160"/>
      <w:jc w:val="center"/>
    </w:pPr>
    <w:rPr>
      <w:i/>
      <w:iCs/>
      <w:color w:val="404040" w:themeColor="text1" w:themeTint="BF"/>
    </w:rPr>
  </w:style>
  <w:style w:type="character" w:customStyle="1" w:styleId="a8">
    <w:name w:val="引用 字符"/>
    <w:basedOn w:val="a0"/>
    <w:link w:val="a7"/>
    <w:uiPriority w:val="29"/>
    <w:rsid w:val="00F91EB3"/>
    <w:rPr>
      <w:i/>
      <w:iCs/>
      <w:color w:val="404040" w:themeColor="text1" w:themeTint="BF"/>
    </w:rPr>
  </w:style>
  <w:style w:type="paragraph" w:styleId="a9">
    <w:name w:val="List Paragraph"/>
    <w:basedOn w:val="a"/>
    <w:uiPriority w:val="34"/>
    <w:qFormat/>
    <w:rsid w:val="00F91EB3"/>
    <w:pPr>
      <w:ind w:left="720"/>
      <w:contextualSpacing/>
    </w:pPr>
  </w:style>
  <w:style w:type="character" w:styleId="aa">
    <w:name w:val="Intense Emphasis"/>
    <w:basedOn w:val="a0"/>
    <w:uiPriority w:val="21"/>
    <w:qFormat/>
    <w:rsid w:val="00F91EB3"/>
    <w:rPr>
      <w:i/>
      <w:iCs/>
      <w:color w:val="0F4761" w:themeColor="accent1" w:themeShade="BF"/>
    </w:rPr>
  </w:style>
  <w:style w:type="paragraph" w:styleId="ab">
    <w:name w:val="Intense Quote"/>
    <w:basedOn w:val="a"/>
    <w:next w:val="a"/>
    <w:link w:val="ac"/>
    <w:uiPriority w:val="30"/>
    <w:qFormat/>
    <w:rsid w:val="00F91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1EB3"/>
    <w:rPr>
      <w:i/>
      <w:iCs/>
      <w:color w:val="0F4761" w:themeColor="accent1" w:themeShade="BF"/>
    </w:rPr>
  </w:style>
  <w:style w:type="character" w:styleId="ad">
    <w:name w:val="Intense Reference"/>
    <w:basedOn w:val="a0"/>
    <w:uiPriority w:val="32"/>
    <w:qFormat/>
    <w:rsid w:val="00F91EB3"/>
    <w:rPr>
      <w:b/>
      <w:bCs/>
      <w:smallCaps/>
      <w:color w:val="0F4761" w:themeColor="accent1" w:themeShade="BF"/>
      <w:spacing w:val="5"/>
    </w:rPr>
  </w:style>
  <w:style w:type="table" w:styleId="ae">
    <w:name w:val="Table Grid"/>
    <w:basedOn w:val="a1"/>
    <w:uiPriority w:val="39"/>
    <w:rsid w:val="00F91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C1561"/>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5C1561"/>
    <w:rPr>
      <w:sz w:val="18"/>
      <w:szCs w:val="18"/>
    </w:rPr>
  </w:style>
  <w:style w:type="paragraph" w:styleId="af1">
    <w:name w:val="footer"/>
    <w:basedOn w:val="a"/>
    <w:link w:val="af2"/>
    <w:uiPriority w:val="99"/>
    <w:unhideWhenUsed/>
    <w:rsid w:val="005C1561"/>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5C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4625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320</Characters>
  <Application>Microsoft Office Word</Application>
  <DocSecurity>0</DocSecurity>
  <Lines>41</Lines>
  <Paragraphs>30</Paragraphs>
  <ScaleCrop>false</ScaleCrop>
  <Company/>
  <LinksUpToDate>false</LinksUpToDate>
  <CharactersWithSpaces>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肖兰军</dc:creator>
  <cp:keywords/>
  <dc:description/>
  <cp:lastModifiedBy>兰军 肖</cp:lastModifiedBy>
  <cp:revision>1</cp:revision>
  <dcterms:created xsi:type="dcterms:W3CDTF">2026-06-10T13:30:00Z</dcterms:created>
  <dcterms:modified xsi:type="dcterms:W3CDTF">2026-06-10T13:30:00Z</dcterms:modified>
</cp:coreProperties>
</file>